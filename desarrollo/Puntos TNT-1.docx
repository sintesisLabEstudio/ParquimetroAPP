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98AC" w14:textId="77777777" w:rsidR="00A74250" w:rsidRDefault="00000000">
      <w:pPr>
        <w:jc w:val="center"/>
      </w:pPr>
      <w:r>
        <w:rPr>
          <w:b/>
          <w:bCs/>
          <w:sz w:val="40"/>
          <w:szCs w:val="40"/>
        </w:rPr>
        <w:t>Trabajo en clases</w:t>
      </w:r>
    </w:p>
    <w:p w14:paraId="218FD03C" w14:textId="77777777" w:rsidR="00A74250" w:rsidRDefault="00A74250">
      <w:pPr>
        <w:spacing w:after="0" w:line="240" w:lineRule="auto"/>
      </w:pPr>
    </w:p>
    <w:tbl>
      <w:tblPr>
        <w:tblStyle w:val="a"/>
        <w:tblpPr w:leftFromText="141" w:rightFromText="141" w:bottomFromText="200" w:vertAnchor="text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410"/>
        <w:gridCol w:w="1985"/>
        <w:gridCol w:w="2737"/>
      </w:tblGrid>
      <w:tr w:rsidR="00A74250" w14:paraId="2B347753" w14:textId="77777777">
        <w:trPr>
          <w:trHeight w:val="3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447CB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NOMBRES ALUMNOS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00D9" w14:textId="77777777" w:rsidR="00A74250" w:rsidRDefault="00A74250">
            <w:pPr>
              <w:spacing w:after="0"/>
              <w:rPr>
                <w:b/>
                <w:bCs/>
              </w:rPr>
            </w:pPr>
          </w:p>
        </w:tc>
      </w:tr>
      <w:tr w:rsidR="00A74250" w14:paraId="6D0087AB" w14:textId="77777777">
        <w:trPr>
          <w:trHeight w:val="3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739C" w14:textId="77777777" w:rsidR="00A74250" w:rsidRDefault="00000000">
            <w:pPr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ASIGNATURA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F3F3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Taller de Nuevas Tecnologías</w:t>
            </w:r>
          </w:p>
        </w:tc>
      </w:tr>
      <w:tr w:rsidR="00A74250" w14:paraId="5DE2F9DB" w14:textId="77777777">
        <w:trPr>
          <w:trHeight w:val="3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19585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PROFESOR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E675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Roberto Cisterna Figueroa</w:t>
            </w:r>
          </w:p>
        </w:tc>
      </w:tr>
      <w:tr w:rsidR="00A74250" w14:paraId="0F804798" w14:textId="77777777">
        <w:trPr>
          <w:trHeight w:val="34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4137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FECHA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C215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03/09/2026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47712" w14:textId="77777777" w:rsidR="00A74250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TIEMPO EJECUCIÓN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8C667" w14:textId="77777777" w:rsidR="00A74250" w:rsidRDefault="00000000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5 días </w:t>
            </w:r>
          </w:p>
        </w:tc>
      </w:tr>
    </w:tbl>
    <w:p w14:paraId="774C385A" w14:textId="5784167C" w:rsidR="00E0346F" w:rsidRDefault="00E0346F">
      <w:pPr>
        <w:rPr>
          <w:ins w:id="0" w:author="Alumnos" w:date="2026-09-03T19:07:00Z"/>
          <w:b/>
          <w:bCs/>
          <w:sz w:val="28"/>
          <w:szCs w:val="28"/>
        </w:rPr>
      </w:pPr>
      <w:ins w:id="1" w:author="Alumnos" w:date="2026-09-03T19:04:00Z">
        <w:r>
          <w:rPr>
            <w:b/>
            <w:bCs/>
            <w:sz w:val="28"/>
            <w:szCs w:val="28"/>
          </w:rPr>
          <w:t>Martes 8 entrega</w:t>
        </w:r>
      </w:ins>
    </w:p>
    <w:p w14:paraId="1C84CA9F" w14:textId="464C9EDD" w:rsidR="00E0346F" w:rsidRDefault="00E0346F">
      <w:pPr>
        <w:rPr>
          <w:ins w:id="2" w:author="Alumnos" w:date="2026-09-03T19:04:00Z"/>
          <w:b/>
          <w:bCs/>
          <w:sz w:val="28"/>
          <w:szCs w:val="28"/>
        </w:rPr>
      </w:pPr>
      <w:ins w:id="3" w:author="Alumnos" w:date="2026-09-03T19:07:00Z">
        <w:r>
          <w:rPr>
            <w:b/>
            <w:bCs/>
            <w:sz w:val="28"/>
            <w:szCs w:val="28"/>
          </w:rPr>
          <w:t xml:space="preserve">10 sept evaluación </w:t>
        </w:r>
      </w:ins>
    </w:p>
    <w:p w14:paraId="47475475" w14:textId="55D569E4" w:rsidR="00A7425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Instrucciones:</w:t>
      </w:r>
    </w:p>
    <w:p w14:paraId="167FD5DD" w14:textId="77777777" w:rsidR="00A7425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Deberá realizar los ejercicios indicados mediante código en lenguaje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en el tiempo indicado en grupos de hasta 3 personas. Si no se han realizado todos los ejercicios, sólo se considerarán los realizados.</w:t>
      </w:r>
    </w:p>
    <w:p w14:paraId="413C2C18" w14:textId="77777777" w:rsidR="00A7425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Cada ejercicio correcto posee un puntaje de 1 décima para la evaluación a realizar, y donde los puntos obtenidos no se sumarán para la siguiente evaluación.</w:t>
      </w:r>
    </w:p>
    <w:p w14:paraId="3C746006" w14:textId="77777777" w:rsidR="00A7425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Ejercicios:</w:t>
      </w:r>
    </w:p>
    <w:p w14:paraId="57948EB6" w14:textId="77777777" w:rsidR="00A7425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Los ejercicios que se presentarán a continuación deberá crearlos en un solo proyecto en el cual deba acceder a cada uno desde un menú.</w:t>
      </w:r>
    </w:p>
    <w:p w14:paraId="7933AF5C" w14:textId="77777777" w:rsidR="00A7425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1</w:t>
      </w:r>
    </w:p>
    <w:p w14:paraId="4EDB550E" w14:textId="77777777" w:rsidR="00A7425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Usted se debe estacionar en un parquímetro, el cual tiene la siguiente tarifa: </w:t>
      </w:r>
    </w:p>
    <w:p w14:paraId="4F5AE502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sz w:val="28"/>
          <w:szCs w:val="28"/>
        </w:rPr>
        <w:t>De 0 a 25 minutos = $</w:t>
      </w:r>
      <w:r>
        <w:rPr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850. </w:t>
      </w:r>
    </w:p>
    <w:p w14:paraId="6D105F48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sz w:val="28"/>
          <w:szCs w:val="28"/>
        </w:rPr>
        <w:t>El valor del minuto adicional es de $2</w:t>
      </w:r>
      <w:r>
        <w:rPr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 </w:t>
      </w:r>
    </w:p>
    <w:p w14:paraId="28243A07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sz w:val="28"/>
          <w:szCs w:val="28"/>
        </w:rPr>
        <w:t>Genere un programa que calcule la cantidad de pesos (CLP) que debe cancelar al parquímetro por estar estacionado por N minutos, donde N debe ser ingresado por el usuario.</w:t>
      </w:r>
    </w:p>
    <w:p w14:paraId="10D2F58A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sz w:val="28"/>
          <w:szCs w:val="28"/>
        </w:rPr>
        <w:t>Al ingresar el valor, este no debe estar vacío.</w:t>
      </w:r>
    </w:p>
    <w:p w14:paraId="08225E31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Solo debe mostrar el </w:t>
      </w:r>
      <w:r>
        <w:rPr>
          <w:sz w:val="28"/>
          <w:szCs w:val="28"/>
        </w:rPr>
        <w:t>último</w:t>
      </w:r>
      <w:r>
        <w:rPr>
          <w:color w:val="000000"/>
          <w:sz w:val="28"/>
          <w:szCs w:val="28"/>
        </w:rPr>
        <w:t xml:space="preserve"> resultado ingresado</w:t>
      </w:r>
      <w:r>
        <w:rPr>
          <w:sz w:val="28"/>
          <w:szCs w:val="28"/>
        </w:rPr>
        <w:t>.</w:t>
      </w:r>
    </w:p>
    <w:p w14:paraId="298433FA" w14:textId="77777777" w:rsidR="00A74250" w:rsidRDefault="00A74250">
      <w:pPr>
        <w:jc w:val="both"/>
        <w:rPr>
          <w:sz w:val="28"/>
          <w:szCs w:val="28"/>
        </w:rPr>
      </w:pPr>
    </w:p>
    <w:p w14:paraId="4FCABDCF" w14:textId="77777777" w:rsidR="00A74250" w:rsidRDefault="00A74250">
      <w:pPr>
        <w:jc w:val="both"/>
        <w:rPr>
          <w:sz w:val="28"/>
          <w:szCs w:val="28"/>
        </w:rPr>
      </w:pPr>
    </w:p>
    <w:p w14:paraId="2FE08CAF" w14:textId="77777777" w:rsidR="00A7425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Ejercicio 2 </w:t>
      </w:r>
    </w:p>
    <w:p w14:paraId="5481F149" w14:textId="77777777" w:rsidR="00A7425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En una competencia atlética de velocidad el tiempo se mide en minutos, segundos y centésimas de segundo y el espacio recorrido se mide en metros. Diseñe un programa para determinar la velocidad promedio de un atleta en km/</w:t>
      </w:r>
      <w:proofErr w:type="spellStart"/>
      <w:r>
        <w:rPr>
          <w:sz w:val="28"/>
          <w:szCs w:val="28"/>
        </w:rPr>
        <w:t>hr</w:t>
      </w:r>
      <w:proofErr w:type="spellEnd"/>
      <w:r>
        <w:rPr>
          <w:sz w:val="28"/>
          <w:szCs w:val="28"/>
        </w:rPr>
        <w:t>. Considere que: 1 hora = 60 minutos, 1 minuto = 60 segundos, 1 segundo = 100 centésimas de segundo, 1 kilometro = 1000 metros. Todos los datos requeridos son ingresados por el usuario. Para calcular el promedio se divide la distancia (km) por el tiempo (</w:t>
      </w:r>
      <w:proofErr w:type="spellStart"/>
      <w:r>
        <w:rPr>
          <w:sz w:val="28"/>
          <w:szCs w:val="28"/>
        </w:rPr>
        <w:t>hr</w:t>
      </w:r>
      <w:proofErr w:type="spellEnd"/>
      <w:r>
        <w:rPr>
          <w:sz w:val="28"/>
          <w:szCs w:val="28"/>
        </w:rPr>
        <w:t>).</w:t>
      </w:r>
    </w:p>
    <w:p w14:paraId="181263F3" w14:textId="77777777" w:rsidR="00A74250" w:rsidRDefault="00A74250">
      <w:pPr>
        <w:jc w:val="both"/>
        <w:rPr>
          <w:sz w:val="28"/>
          <w:szCs w:val="28"/>
        </w:rPr>
      </w:pPr>
    </w:p>
    <w:p w14:paraId="1491205F" w14:textId="77777777" w:rsidR="00A7425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3</w:t>
      </w:r>
    </w:p>
    <w:p w14:paraId="1E938DBE" w14:textId="77777777" w:rsidR="00A74250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Hacer un programa en el cual:</w:t>
      </w:r>
    </w:p>
    <w:p w14:paraId="1DB17277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 xml:space="preserve">Ingrese un número, el cual no puede estar vacío. </w:t>
      </w:r>
    </w:p>
    <w:p w14:paraId="3B80FACD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 xml:space="preserve">Si el número ingresado es menor a 50, entonces se triplica, en caso contrario, se divide por 4. </w:t>
      </w:r>
    </w:p>
    <w:p w14:paraId="5E224D75" w14:textId="77777777" w:rsidR="00A742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8"/>
          <w:szCs w:val="28"/>
        </w:rPr>
        <w:t>El resultado se debe mostrar por pantalla.</w:t>
      </w:r>
    </w:p>
    <w:p w14:paraId="65026A2D" w14:textId="77777777" w:rsidR="00A74250" w:rsidRDefault="00A74250"/>
    <w:sectPr w:rsidR="00A7425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B90CCE-9E13-48FD-B333-754F994B7EF1}"/>
    <w:embedBold r:id="rId2" w:fontKey="{1314251E-663E-41B5-8F82-8655BAC91D38}"/>
    <w:embedItalic r:id="rId3" w:fontKey="{34090E44-C350-419F-95D6-9F860ED3DB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6B8F3B3F-057C-4259-9359-B14575CF0612}"/>
  </w:font>
  <w:font w:name="Play">
    <w:charset w:val="00"/>
    <w:family w:val="auto"/>
    <w:pitch w:val="default"/>
    <w:embedRegular r:id="rId5" w:fontKey="{CDA55B82-E2BD-43B1-9D26-EE47351CAA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6650376-D3A6-4470-9DF7-7A88BC1D02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377BE"/>
    <w:multiLevelType w:val="multilevel"/>
    <w:tmpl w:val="20DE6448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10138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umnos">
    <w15:presenceInfo w15:providerId="None" w15:userId="Alumn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50"/>
    <w:rsid w:val="009F3082"/>
    <w:rsid w:val="00A74250"/>
    <w:rsid w:val="00E0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CC78"/>
  <w15:docId w15:val="{55DD645E-3CB4-41D8-9E89-9F0F330C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6B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6B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6B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6B3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6B3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B3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DD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6B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6B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DD9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Revisin">
    <w:name w:val="Revision"/>
    <w:hidden/>
    <w:uiPriority w:val="99"/>
    <w:semiHidden/>
    <w:rsid w:val="00E034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GmOfnNQjd/Zk0bj2h0ByRk+9w==">CgMxLjA4AHIhMVNTSWpodDFfVVkzVnZNR3R2RFJJUjB2dGRKNUlLaEVx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andres cisterna figueroa</dc:creator>
  <cp:lastModifiedBy>Alumnos</cp:lastModifiedBy>
  <cp:revision>2</cp:revision>
  <dcterms:created xsi:type="dcterms:W3CDTF">2024-04-08T03:23:00Z</dcterms:created>
  <dcterms:modified xsi:type="dcterms:W3CDTF">2026-09-03T23:07:00Z</dcterms:modified>
</cp:coreProperties>
</file>